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3664DA" w:rsidR="00734EF3" w:rsidP="003664DA" w:rsidRDefault="000C18BF" w14:paraId="10AF12AB" w14:textId="35A47B6F">
      <w:pPr>
        <w:pStyle w:val="subtopic"/>
        <w:rPr>
          <w:i w:val="0"/>
          <w:sz w:val="32"/>
          <w:szCs w:val="28"/>
        </w:rPr>
      </w:pPr>
      <w:r w:rsidRPr="108A1FCB">
        <w:rPr>
          <w:i w:val="0"/>
          <w:iCs w:val="0"/>
          <w:sz w:val="32"/>
          <w:szCs w:val="32"/>
        </w:rPr>
        <w:t xml:space="preserve">Second Year Self-Reflection </w:t>
      </w:r>
    </w:p>
    <w:p w:rsidR="6EDFF3C5" w:rsidP="108A1FCB" w:rsidRDefault="6EDFF3C5" w14:paraId="413BE048" w14:textId="574B5F91">
      <w:pPr>
        <w:ind w:left="720"/>
        <w:rPr>
          <w:color w:val="000000" w:themeColor="text1"/>
        </w:rPr>
      </w:pPr>
      <w:r w:rsidRPr="62BDAA2C" w:rsidR="6EDFF3C5">
        <w:rPr>
          <w:color w:val="000000" w:themeColor="text1" w:themeTint="FF" w:themeShade="FF"/>
        </w:rPr>
        <w:t xml:space="preserve">So far, my experience in the Computer Science program has been amazing. I never thought college would be so fun, and yet I am genuinely enjoying the courses and I love working with my classmates. Computer Science and programming have always interested me, so being admitted </w:t>
      </w:r>
      <w:r w:rsidRPr="62BDAA2C" w:rsidR="003605E0">
        <w:rPr>
          <w:color w:val="000000" w:themeColor="text1" w:themeTint="FF" w:themeShade="FF"/>
        </w:rPr>
        <w:t>to</w:t>
      </w:r>
      <w:r w:rsidRPr="62BDAA2C" w:rsidR="003605E0">
        <w:rPr>
          <w:color w:val="000000" w:themeColor="text1" w:themeTint="FF" w:themeShade="FF"/>
        </w:rPr>
        <w:t xml:space="preserve"> </w:t>
      </w:r>
      <w:r w:rsidRPr="62BDAA2C" w:rsidR="6EDFF3C5">
        <w:rPr>
          <w:color w:val="000000" w:themeColor="text1" w:themeTint="FF" w:themeShade="FF"/>
        </w:rPr>
        <w:t xml:space="preserve">Heritage in this program was an amazing feeling. In the two years I have spent in the Computer Science program, </w:t>
      </w:r>
      <w:r w:rsidRPr="62BDAA2C" w:rsidR="003605E0">
        <w:rPr>
          <w:color w:val="000000" w:themeColor="text1" w:themeTint="FF" w:themeShade="FF"/>
        </w:rPr>
        <w:t>all</w:t>
      </w:r>
      <w:r w:rsidRPr="62BDAA2C" w:rsidR="6EDFF3C5">
        <w:rPr>
          <w:color w:val="000000" w:themeColor="text1" w:themeTint="FF" w:themeShade="FF"/>
        </w:rPr>
        <w:t xml:space="preserve"> my classes have taught me </w:t>
      </w:r>
      <w:r w:rsidRPr="62BDAA2C" w:rsidR="6EDFF3C5">
        <w:rPr>
          <w:color w:val="000000" w:themeColor="text1" w:themeTint="FF" w:themeShade="FF"/>
        </w:rPr>
        <w:t>very important</w:t>
      </w:r>
      <w:r w:rsidRPr="62BDAA2C" w:rsidR="6EDFF3C5">
        <w:rPr>
          <w:color w:val="000000" w:themeColor="text1" w:themeTint="FF" w:themeShade="FF"/>
        </w:rPr>
        <w:t xml:space="preserve"> things, like helping me to develop my team-working skills and helping me develop time-management skills and habits.</w:t>
      </w:r>
    </w:p>
    <w:p w:rsidR="108A1FCB" w:rsidP="108A1FCB" w:rsidRDefault="108A1FCB" w14:paraId="7D760B7D" w14:textId="51DE823C">
      <w:pPr>
        <w:ind w:left="720"/>
        <w:rPr>
          <w:color w:val="000000" w:themeColor="text1"/>
        </w:rPr>
      </w:pPr>
    </w:p>
    <w:p w:rsidR="6EDFF3C5" w:rsidP="108A1FCB" w:rsidRDefault="6EDFF3C5" w14:paraId="04A0D8BB" w14:textId="6CC935E7">
      <w:pPr>
        <w:ind w:left="720"/>
      </w:pPr>
      <w:r w:rsidRPr="62BDAA2C" w:rsidR="6EDFF3C5">
        <w:rPr>
          <w:color w:val="000000" w:themeColor="text1" w:themeTint="FF" w:themeShade="FF"/>
        </w:rPr>
        <w:t xml:space="preserve">The </w:t>
      </w:r>
      <w:r w:rsidRPr="62BDAA2C" w:rsidR="00DF4FD3">
        <w:rPr>
          <w:color w:val="000000" w:themeColor="text1" w:themeTint="FF" w:themeShade="FF"/>
        </w:rPr>
        <w:t>Happy Valley Kennel (</w:t>
      </w:r>
      <w:r w:rsidRPr="62BDAA2C" w:rsidR="6EDFF3C5">
        <w:rPr>
          <w:color w:val="000000" w:themeColor="text1" w:themeTint="FF" w:themeShade="FF"/>
        </w:rPr>
        <w:t>HVK</w:t>
      </w:r>
      <w:ins w:author="Marissa Cleroux" w:date="2024-04-16T17:42:00Z" w:id="886069108">
        <w:r w:rsidRPr="62BDAA2C" w:rsidR="00DF4FD3">
          <w:rPr>
            <w:color w:val="000000" w:themeColor="text1" w:themeTint="FF" w:themeShade="FF"/>
          </w:rPr>
          <w:t>)</w:t>
        </w:r>
      </w:ins>
      <w:r w:rsidRPr="62BDAA2C" w:rsidR="6EDFF3C5">
        <w:rPr>
          <w:color w:val="000000" w:themeColor="text1" w:themeTint="FF" w:themeShade="FF"/>
        </w:rPr>
        <w:t xml:space="preserve"> assignments in the second year, along with other group projects, have helped develop my teamwork skills a lot. My groupmates and I would always make plans about what to do and when to do it, so we always knew what each of us was working on. If we were stuck on something or needed help, we would tell the group, and we would all figure out how to solve the issue. We also had a fun time getting angry at Git for never working properly, but eventually</w:t>
      </w:r>
      <w:ins w:author="Marissa Cleroux" w:date="2024-04-16T17:43:00Z" w:id="70853105">
        <w:r w:rsidRPr="62BDAA2C" w:rsidR="00E43ECD">
          <w:rPr>
            <w:color w:val="000000" w:themeColor="text1" w:themeTint="FF" w:themeShade="FF"/>
          </w:rPr>
          <w:t>,</w:t>
        </w:r>
      </w:ins>
      <w:r w:rsidRPr="62BDAA2C" w:rsidR="6EDFF3C5">
        <w:rPr>
          <w:color w:val="000000" w:themeColor="text1" w:themeTint="FF" w:themeShade="FF"/>
        </w:rPr>
        <w:t xml:space="preserve"> we would get it to work and continue with the work. Working in groups has also helped me communicate with people a lot better and helped me convey my ideas better than I used to. The program has taught me a lot about working in a team environment and communicating effectively with teammates.</w:t>
      </w:r>
    </w:p>
    <w:p w:rsidR="108A1FCB" w:rsidP="108A1FCB" w:rsidRDefault="108A1FCB" w14:paraId="5FB42D2D" w14:textId="799FFFE2">
      <w:pPr>
        <w:ind w:left="720"/>
        <w:rPr>
          <w:color w:val="000000" w:themeColor="text1"/>
        </w:rPr>
      </w:pPr>
    </w:p>
    <w:p w:rsidR="6EDFF3C5" w:rsidP="108A1FCB" w:rsidRDefault="6EDFF3C5" w14:paraId="6C6387E2" w14:textId="2DF22D09">
      <w:pPr>
        <w:ind w:left="720"/>
      </w:pPr>
      <w:r w:rsidRPr="108A1FCB">
        <w:rPr>
          <w:color w:val="000000" w:themeColor="text1"/>
        </w:rPr>
        <w:t xml:space="preserve">The time-management assignments from Systems Analysis and Business in the Workplace helped me a lot. In the past, I was extremely poor at managing my time and I would tend to do my assignments whenever I had the time, and I would not do any planning. But the time management assignments forced me to plan out my days and allocate time for doing work. It also forced me to look at, memorize, and plan for the due dates of assignments, which I never really cared about before. Then when I had team projects, I also had to account for doing group work (either with the group or my portion individually). I do not know whether my groupmates did the time-management assignments, or if they even managed their time at all, but our plans were created </w:t>
      </w:r>
      <w:bookmarkStart w:name="_Int_o3Vx7mnn" w:id="8"/>
      <w:r w:rsidRPr="108A1FCB">
        <w:rPr>
          <w:color w:val="000000" w:themeColor="text1"/>
        </w:rPr>
        <w:t>pretty well</w:t>
      </w:r>
      <w:bookmarkEnd w:id="8"/>
      <w:r w:rsidRPr="108A1FCB">
        <w:rPr>
          <w:color w:val="000000" w:themeColor="text1"/>
        </w:rPr>
        <w:t xml:space="preserve"> and we stuck to them, so there was still some time management. Doing the time-management assignments allowed me to manage time and resources efficiently both individually and within a team.</w:t>
      </w:r>
    </w:p>
    <w:p w:rsidR="108A1FCB" w:rsidP="108A1FCB" w:rsidRDefault="108A1FCB" w14:paraId="3FB8ED27" w14:textId="7AE302AF">
      <w:pPr>
        <w:ind w:left="720"/>
        <w:rPr>
          <w:color w:val="000000" w:themeColor="text1"/>
        </w:rPr>
      </w:pPr>
    </w:p>
    <w:p w:rsidR="6EDFF3C5" w:rsidP="108A1FCB" w:rsidRDefault="6EDFF3C5" w14:paraId="35829251" w14:textId="30DCAA55">
      <w:pPr>
        <w:ind w:left="720"/>
        <w:rPr>
          <w:color w:val="000000" w:themeColor="text1"/>
        </w:rPr>
      </w:pPr>
      <w:r w:rsidRPr="62BDAA2C" w:rsidR="6EDFF3C5">
        <w:rPr>
          <w:color w:val="000000" w:themeColor="text1" w:themeTint="FF" w:themeShade="FF"/>
        </w:rPr>
        <w:t xml:space="preserve">In general, the Computer Science program has taught me multiple valuable things about teamwork, time management, and other useful things in life. However, I do believe that my time-management and teamwork skills could be improved, but as the program goes on, most of it will improve on its own. I will continue to plan for weeks ahead and </w:t>
      </w:r>
      <w:r w:rsidRPr="62BDAA2C" w:rsidR="6EDFF3C5">
        <w:rPr>
          <w:color w:val="000000" w:themeColor="text1" w:themeTint="FF" w:themeShade="FF"/>
        </w:rPr>
        <w:t>allocate</w:t>
      </w:r>
      <w:r w:rsidRPr="62BDAA2C" w:rsidR="6EDFF3C5">
        <w:rPr>
          <w:color w:val="000000" w:themeColor="text1" w:themeTint="FF" w:themeShade="FF"/>
        </w:rPr>
        <w:t xml:space="preserve"> my time effectively so that my time-management </w:t>
      </w:r>
      <w:r w:rsidRPr="62BDAA2C" w:rsidR="00E43ECD">
        <w:rPr>
          <w:color w:val="000000" w:themeColor="text1" w:themeTint="FF" w:themeShade="FF"/>
        </w:rPr>
        <w:t>skills</w:t>
      </w:r>
      <w:r w:rsidRPr="62BDAA2C" w:rsidR="00E43ECD">
        <w:rPr>
          <w:color w:val="000000" w:themeColor="text1" w:themeTint="FF" w:themeShade="FF"/>
        </w:rPr>
        <w:t xml:space="preserve"> </w:t>
      </w:r>
      <w:r w:rsidRPr="62BDAA2C" w:rsidR="6EDFF3C5">
        <w:rPr>
          <w:color w:val="000000" w:themeColor="text1" w:themeTint="FF" w:themeShade="FF"/>
        </w:rPr>
        <w:t xml:space="preserve">will continue to sharpen. </w:t>
      </w:r>
      <w:r w:rsidRPr="62BDAA2C" w:rsidR="6EDFF3C5">
        <w:rPr>
          <w:color w:val="000000" w:themeColor="text1" w:themeTint="FF" w:themeShade="FF"/>
        </w:rPr>
        <w:t>Other than that, I believe that most of my other skills are good enough that I do not really need to work on them that much.</w:t>
      </w:r>
    </w:p>
    <w:p w:rsidR="108A1FCB" w:rsidP="108A1FCB" w:rsidRDefault="108A1FCB" w14:paraId="3AEF2A35" w14:textId="4BAFD0DE">
      <w:pPr>
        <w:ind w:left="720"/>
        <w:rPr>
          <w:color w:val="000000" w:themeColor="text1"/>
        </w:rPr>
      </w:pPr>
    </w:p>
    <w:p w:rsidR="07A9185E" w:rsidP="108A1FCB" w:rsidRDefault="07A9185E" w14:paraId="76CD278A" w14:textId="101A6FF8">
      <w:pPr>
        <w:pStyle w:val="subtopic"/>
        <w:rPr>
          <w:i w:val="0"/>
          <w:iCs w:val="0"/>
          <w:sz w:val="32"/>
          <w:szCs w:val="32"/>
        </w:rPr>
      </w:pPr>
      <w:r w:rsidRPr="108A1FCB">
        <w:rPr>
          <w:i w:val="0"/>
          <w:iCs w:val="0"/>
          <w:sz w:val="32"/>
          <w:szCs w:val="32"/>
        </w:rPr>
        <w:t>To Be Added to Git Portfolio</w:t>
      </w:r>
    </w:p>
    <w:p w:rsidR="63CF5C51" w:rsidP="108A1FCB" w:rsidRDefault="63CF5C51" w14:paraId="5E1C0AAF" w14:textId="1B419DFA">
      <w:pPr>
        <w:ind w:left="720"/>
      </w:pPr>
    </w:p>
    <w:tbl>
      <w:tblPr>
        <w:tblStyle w:val="TableGrid"/>
        <w:tblW w:w="9056" w:type="dxa"/>
        <w:tblInd w:w="42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235"/>
        <w:gridCol w:w="3821"/>
      </w:tblGrid>
      <w:tr w:rsidR="108A1FCB" w:rsidTr="62BDAA2C" w14:paraId="2D6344D1" w14:textId="77777777">
        <w:trPr>
          <w:trHeight w:val="300"/>
        </w:trPr>
        <w:tc>
          <w:tcPr>
            <w:tcW w:w="5235" w:type="dxa"/>
            <w:tcMar>
              <w:left w:w="105" w:type="dxa"/>
              <w:right w:w="105" w:type="dxa"/>
            </w:tcMar>
          </w:tcPr>
          <w:p w:rsidR="108A1FCB" w:rsidP="108A1FCB" w:rsidRDefault="108A1FCB" w14:paraId="04547388" w14:textId="2C4F7656">
            <w:pPr>
              <w:pStyle w:val="objective"/>
              <w:ind w:left="0"/>
              <w:rPr>
                <w:rFonts w:ascii="Calibri" w:hAnsi="Calibri" w:eastAsia="Calibri" w:cs="Calibri"/>
                <w:color w:val="000000" w:themeColor="text1"/>
              </w:rPr>
            </w:pPr>
            <w:commentRangeStart w:id="11"/>
            <w:r w:rsidRPr="62BDAA2C" w:rsidR="5D24FE25">
              <w:rPr>
                <w:rFonts w:ascii="Calibri" w:hAnsi="Calibri" w:eastAsia="Calibri" w:cs="Calibri"/>
                <w:b w:val="1"/>
                <w:bCs w:val="1"/>
                <w:color w:val="000000" w:themeColor="text1" w:themeTint="FF" w:themeShade="FF"/>
              </w:rPr>
              <w:t>Work Submitted to Portfolio</w:t>
            </w:r>
          </w:p>
        </w:tc>
        <w:tc>
          <w:tcPr>
            <w:tcW w:w="3821" w:type="dxa"/>
            <w:tcMar>
              <w:left w:w="105" w:type="dxa"/>
              <w:right w:w="105" w:type="dxa"/>
            </w:tcMar>
          </w:tcPr>
          <w:p w:rsidR="108A1FCB" w:rsidP="108A1FCB" w:rsidRDefault="108A1FCB" w14:paraId="17CABD41" w14:textId="29042701">
            <w:pPr>
              <w:pStyle w:val="objective"/>
              <w:ind w:left="0"/>
              <w:rPr>
                <w:rFonts w:ascii="Calibri" w:hAnsi="Calibri" w:eastAsia="Calibri" w:cs="Calibri"/>
                <w:color w:val="000000" w:themeColor="text1"/>
              </w:rPr>
            </w:pPr>
            <w:r w:rsidRPr="62BDAA2C" w:rsidR="5D24FE25">
              <w:rPr>
                <w:rFonts w:ascii="Calibri" w:hAnsi="Calibri" w:eastAsia="Calibri" w:cs="Calibri"/>
                <w:b w:val="1"/>
                <w:bCs w:val="1"/>
                <w:color w:val="000000" w:themeColor="text1" w:themeTint="FF" w:themeShade="FF"/>
              </w:rPr>
              <w:t>Course</w:t>
            </w:r>
            <w:commentRangeEnd w:id="11"/>
            <w:r>
              <w:rPr>
                <w:rStyle w:val="CommentReference"/>
              </w:rPr>
              <w:commentReference w:id="11"/>
            </w:r>
          </w:p>
        </w:tc>
      </w:tr>
      <w:tr w:rsidR="108A1FCB" w:rsidTr="62BDAA2C" w14:paraId="5AD5A5DA" w14:textId="77777777">
        <w:trPr>
          <w:trHeight w:val="300"/>
        </w:trPr>
        <w:tc>
          <w:tcPr>
            <w:tcW w:w="5235" w:type="dxa"/>
            <w:tcBorders>
              <w:top w:val="double" w:color="auto" w:sz="6" w:space="0"/>
              <w:left w:val="single" w:color="auto" w:sz="6" w:space="0"/>
              <w:bottom w:val="single" w:color="auto" w:sz="6" w:space="0"/>
              <w:right w:val="single" w:color="auto" w:sz="6" w:space="0"/>
            </w:tcBorders>
            <w:tcMar>
              <w:left w:w="105" w:type="dxa"/>
              <w:right w:w="105" w:type="dxa"/>
            </w:tcMar>
          </w:tcPr>
          <w:p w:rsidR="108A1FCB" w:rsidP="108A1FCB" w:rsidRDefault="108A1FCB" w14:paraId="259AA146" w14:textId="29881147">
            <w:pPr>
              <w:pStyle w:val="objective"/>
              <w:ind w:left="0"/>
              <w:rPr>
                <w:rFonts w:ascii="Calibri" w:hAnsi="Calibri" w:eastAsia="Calibri" w:cs="Calibri"/>
                <w:color w:val="000000" w:themeColor="text1"/>
              </w:rPr>
            </w:pPr>
            <w:r w:rsidRPr="108A1FCB">
              <w:rPr>
                <w:rFonts w:ascii="Calibri" w:hAnsi="Calibri" w:eastAsia="Calibri" w:cs="Calibri"/>
                <w:color w:val="000000" w:themeColor="text1"/>
                <w:lang w:val="en-US"/>
              </w:rPr>
              <w:t>Design and implementation of a transactional web application that implements a database.</w:t>
            </w:r>
          </w:p>
        </w:tc>
        <w:tc>
          <w:tcPr>
            <w:tcW w:w="3821" w:type="dxa"/>
            <w:tcBorders>
              <w:top w:val="double" w:color="auto" w:sz="6" w:space="0"/>
              <w:left w:val="single" w:color="auto" w:sz="6" w:space="0"/>
              <w:bottom w:val="single" w:color="auto" w:sz="6" w:space="0"/>
              <w:right w:val="single" w:color="auto" w:sz="6" w:space="0"/>
            </w:tcBorders>
            <w:tcMar>
              <w:left w:w="105" w:type="dxa"/>
              <w:right w:w="105" w:type="dxa"/>
            </w:tcMar>
          </w:tcPr>
          <w:p w:rsidR="108A1FCB" w:rsidP="108A1FCB" w:rsidRDefault="108A1FCB" w14:paraId="30E5CE1C" w14:textId="2923FD5A">
            <w:pPr>
              <w:pStyle w:val="objective"/>
              <w:ind w:left="0"/>
              <w:rPr>
                <w:rFonts w:ascii="Calibri" w:hAnsi="Calibri" w:eastAsia="Calibri" w:cs="Calibri"/>
                <w:color w:val="000000" w:themeColor="text1"/>
              </w:rPr>
            </w:pPr>
            <w:r w:rsidRPr="108A1FCB">
              <w:rPr>
                <w:rFonts w:ascii="Calibri" w:hAnsi="Calibri" w:eastAsia="Calibri" w:cs="Calibri"/>
                <w:color w:val="000000" w:themeColor="text1"/>
                <w:lang w:val="en-US"/>
              </w:rPr>
              <w:t>Web Programming V (Working system, integrating database from Database II)</w:t>
            </w:r>
          </w:p>
        </w:tc>
      </w:tr>
      <w:tr w:rsidR="108A1FCB" w:rsidTr="62BDAA2C" w14:paraId="232969A9" w14:textId="77777777">
        <w:trPr>
          <w:trHeight w:val="300"/>
        </w:trPr>
        <w:tc>
          <w:tcPr>
            <w:tcW w:w="5235" w:type="dxa"/>
            <w:tcBorders>
              <w:top w:val="single" w:color="auto" w:sz="6" w:space="0"/>
              <w:left w:val="single" w:color="auto" w:sz="6" w:space="0"/>
              <w:bottom w:val="single" w:color="auto" w:sz="6" w:space="0"/>
              <w:right w:val="single" w:color="auto" w:sz="6" w:space="0"/>
            </w:tcBorders>
            <w:tcMar>
              <w:left w:w="105" w:type="dxa"/>
              <w:right w:w="105" w:type="dxa"/>
            </w:tcMar>
          </w:tcPr>
          <w:p w:rsidR="108A1FCB" w:rsidP="108A1FCB" w:rsidRDefault="108A1FCB" w14:paraId="4601B9BB" w14:textId="6BC7A8A6">
            <w:pPr>
              <w:pStyle w:val="objective"/>
              <w:ind w:left="0"/>
              <w:rPr>
                <w:rFonts w:ascii="Calibri" w:hAnsi="Calibri" w:eastAsia="Calibri" w:cs="Calibri"/>
                <w:color w:val="000000" w:themeColor="text1"/>
              </w:rPr>
            </w:pPr>
            <w:r w:rsidRPr="108A1FCB">
              <w:rPr>
                <w:rFonts w:ascii="Calibri" w:hAnsi="Calibri" w:eastAsia="Calibri" w:cs="Calibri"/>
                <w:color w:val="000000" w:themeColor="text1"/>
                <w:lang w:val="en-US"/>
              </w:rPr>
              <w:t>Design and implementation of a PHP web application that has protection against most security vulnerabilities.</w:t>
            </w:r>
          </w:p>
        </w:tc>
        <w:tc>
          <w:tcPr>
            <w:tcW w:w="3821" w:type="dxa"/>
            <w:tcBorders>
              <w:top w:val="single" w:color="auto" w:sz="6" w:space="0"/>
              <w:left w:val="single" w:color="auto" w:sz="6" w:space="0"/>
              <w:bottom w:val="single" w:color="auto" w:sz="6" w:space="0"/>
              <w:right w:val="single" w:color="auto" w:sz="6" w:space="0"/>
            </w:tcBorders>
            <w:tcMar>
              <w:left w:w="105" w:type="dxa"/>
              <w:right w:w="105" w:type="dxa"/>
            </w:tcMar>
          </w:tcPr>
          <w:p w:rsidR="108A1FCB" w:rsidP="108A1FCB" w:rsidRDefault="108A1FCB" w14:paraId="6B225F93" w14:textId="03FF29C0">
            <w:pPr>
              <w:pStyle w:val="objective"/>
              <w:ind w:left="0"/>
              <w:rPr>
                <w:rFonts w:ascii="Calibri" w:hAnsi="Calibri" w:eastAsia="Calibri" w:cs="Calibri"/>
                <w:color w:val="000000" w:themeColor="text1"/>
              </w:rPr>
            </w:pPr>
            <w:r w:rsidRPr="108A1FCB">
              <w:rPr>
                <w:rFonts w:ascii="Calibri" w:hAnsi="Calibri" w:eastAsia="Calibri" w:cs="Calibri"/>
                <w:color w:val="000000" w:themeColor="text1"/>
                <w:lang w:val="en-US"/>
              </w:rPr>
              <w:t>Web Programming IV</w:t>
            </w:r>
          </w:p>
        </w:tc>
      </w:tr>
      <w:tr w:rsidR="62BDAA2C" w:rsidTr="62BDAA2C" w14:paraId="4BD7AA15">
        <w:trPr>
          <w:trHeight w:val="300"/>
        </w:trPr>
        <w:tc>
          <w:tcPr>
            <w:tcW w:w="5235" w:type="dxa"/>
            <w:tcBorders>
              <w:top w:val="single" w:color="auto" w:sz="6" w:space="0"/>
              <w:left w:val="single" w:color="auto" w:sz="6" w:space="0"/>
              <w:bottom w:val="single" w:color="auto" w:sz="6" w:space="0"/>
              <w:right w:val="single" w:color="auto" w:sz="6" w:space="0"/>
            </w:tcBorders>
            <w:tcMar>
              <w:left w:w="105" w:type="dxa"/>
              <w:right w:w="105" w:type="dxa"/>
            </w:tcMar>
          </w:tcPr>
          <w:p w:rsidR="0B8B82C3" w:rsidP="62BDAA2C" w:rsidRDefault="0B8B82C3" w14:paraId="6A5FC4DB" w14:textId="61C1C3FD">
            <w:pPr>
              <w:pStyle w:val="objective"/>
              <w:ind w:left="0"/>
              <w:rPr>
                <w:rFonts w:ascii="Calibri" w:hAnsi="Calibri" w:eastAsia="Calibri" w:cs="Calibri"/>
                <w:color w:val="000000" w:themeColor="text1" w:themeTint="FF" w:themeShade="FF"/>
                <w:lang w:val="en-US"/>
              </w:rPr>
            </w:pPr>
            <w:r w:rsidRPr="62BDAA2C" w:rsidR="0B8B82C3">
              <w:rPr>
                <w:rFonts w:ascii="Calibri" w:hAnsi="Calibri" w:eastAsia="Calibri" w:cs="Calibri"/>
                <w:color w:val="000000" w:themeColor="text1" w:themeTint="FF" w:themeShade="FF"/>
                <w:lang w:val="en-US"/>
              </w:rPr>
              <w:t>The consolidated User Stories and User Requirements my team and I gathered for Happy Valley Kennels.</w:t>
            </w:r>
          </w:p>
        </w:tc>
        <w:tc>
          <w:tcPr>
            <w:tcW w:w="3821" w:type="dxa"/>
            <w:tcBorders>
              <w:top w:val="single" w:color="auto" w:sz="6" w:space="0"/>
              <w:left w:val="single" w:color="auto" w:sz="6" w:space="0"/>
              <w:bottom w:val="single" w:color="auto" w:sz="6" w:space="0"/>
              <w:right w:val="single" w:color="auto" w:sz="6" w:space="0"/>
            </w:tcBorders>
            <w:tcMar>
              <w:left w:w="105" w:type="dxa"/>
              <w:right w:w="105" w:type="dxa"/>
            </w:tcMar>
          </w:tcPr>
          <w:p w:rsidR="0B8B82C3" w:rsidP="62BDAA2C" w:rsidRDefault="0B8B82C3" w14:paraId="68DC1A70" w14:textId="68E2757A">
            <w:pPr>
              <w:pStyle w:val="objective"/>
              <w:suppressLineNumbers w:val="0"/>
              <w:bidi w:val="0"/>
              <w:spacing w:before="120" w:beforeAutospacing="off" w:after="0" w:afterAutospacing="off" w:line="240" w:lineRule="auto"/>
              <w:ind w:left="0" w:right="0"/>
              <w:jc w:val="left"/>
              <w:rPr>
                <w:rFonts w:ascii="Calibri" w:hAnsi="Calibri" w:eastAsia="Calibri" w:cs="Calibri"/>
                <w:color w:val="000000" w:themeColor="text1" w:themeTint="FF" w:themeShade="FF"/>
                <w:lang w:val="en-US"/>
              </w:rPr>
              <w:pPrChange w:author="Batta, Gautam" w:date="2024-04-29T19:25:50.883Z">
                <w:pPr>
                  <w:pStyle w:val="objective"/>
                </w:pPr>
              </w:pPrChange>
            </w:pPr>
            <w:r w:rsidRPr="62BDAA2C" w:rsidR="0B8B82C3">
              <w:rPr>
                <w:rFonts w:ascii="Calibri" w:hAnsi="Calibri" w:eastAsia="Calibri" w:cs="Calibri"/>
                <w:color w:val="000000" w:themeColor="text1" w:themeTint="FF" w:themeShade="FF"/>
                <w:lang w:val="en-US"/>
              </w:rPr>
              <w:t>Systems Analysis</w:t>
            </w:r>
          </w:p>
        </w:tc>
      </w:tr>
      <w:tr w:rsidR="108A1FCB" w:rsidTr="62BDAA2C" w14:paraId="2FBFC8AD" w14:textId="77777777">
        <w:trPr>
          <w:trHeight w:val="300"/>
        </w:trPr>
        <w:tc>
          <w:tcPr>
            <w:tcW w:w="5235" w:type="dxa"/>
            <w:tcBorders>
              <w:top w:val="single" w:color="auto" w:sz="6" w:space="0"/>
              <w:left w:val="single" w:color="auto" w:sz="6" w:space="0"/>
              <w:bottom w:val="single" w:color="auto" w:sz="6" w:space="0"/>
              <w:right w:val="single" w:color="auto" w:sz="6" w:space="0"/>
            </w:tcBorders>
            <w:tcMar>
              <w:left w:w="105" w:type="dxa"/>
              <w:right w:w="105" w:type="dxa"/>
            </w:tcMar>
          </w:tcPr>
          <w:p w:rsidR="22953387" w:rsidP="108A1FCB" w:rsidRDefault="22953387" w14:paraId="20690420" w14:textId="384E551A">
            <w:pPr>
              <w:pStyle w:val="objective"/>
              <w:ind w:left="0"/>
              <w:rPr>
                <w:rFonts w:ascii="Calibri" w:hAnsi="Calibri" w:eastAsia="Calibri" w:cs="Calibri"/>
                <w:lang w:val="en-US"/>
              </w:rPr>
            </w:pPr>
            <w:r w:rsidRPr="108A1FCB">
              <w:rPr>
                <w:rFonts w:ascii="Calibri" w:hAnsi="Calibri" w:eastAsia="Calibri" w:cs="Calibri"/>
                <w:color w:val="000000" w:themeColor="text1"/>
              </w:rPr>
              <w:t>2</w:t>
            </w:r>
            <w:r w:rsidRPr="108A1FCB">
              <w:rPr>
                <w:rFonts w:ascii="Calibri" w:hAnsi="Calibri" w:eastAsia="Calibri" w:cs="Calibri"/>
                <w:color w:val="000000" w:themeColor="text1"/>
                <w:vertAlign w:val="superscript"/>
              </w:rPr>
              <w:t>nd</w:t>
            </w:r>
            <w:r w:rsidRPr="108A1FCB">
              <w:rPr>
                <w:rFonts w:ascii="Calibri" w:hAnsi="Calibri" w:eastAsia="Calibri" w:cs="Calibri"/>
                <w:color w:val="000000" w:themeColor="text1"/>
              </w:rPr>
              <w:t xml:space="preserve"> year reflection</w:t>
            </w:r>
          </w:p>
        </w:tc>
        <w:tc>
          <w:tcPr>
            <w:tcW w:w="3821" w:type="dxa"/>
            <w:tcBorders>
              <w:top w:val="single" w:color="auto" w:sz="6" w:space="0"/>
              <w:left w:val="single" w:color="auto" w:sz="6" w:space="0"/>
              <w:bottom w:val="single" w:color="auto" w:sz="6" w:space="0"/>
              <w:right w:val="single" w:color="auto" w:sz="6" w:space="0"/>
            </w:tcBorders>
            <w:tcMar>
              <w:left w:w="105" w:type="dxa"/>
              <w:right w:w="105" w:type="dxa"/>
            </w:tcMar>
          </w:tcPr>
          <w:p w:rsidR="108A1FCB" w:rsidP="108A1FCB" w:rsidRDefault="108A1FCB" w14:paraId="78D1B399" w14:textId="43483EB1">
            <w:pPr>
              <w:spacing w:before="120"/>
              <w:rPr>
                <w:rFonts w:ascii="Calibri" w:hAnsi="Calibri" w:eastAsia="Calibri" w:cs="Calibri"/>
                <w:color w:val="000000" w:themeColor="text1"/>
              </w:rPr>
            </w:pPr>
          </w:p>
        </w:tc>
      </w:tr>
    </w:tbl>
    <w:p w:rsidR="70B09E21" w:rsidRDefault="70B09E21" w14:paraId="5DB4025A" w14:textId="0B044E4F"/>
    <w:p w:rsidR="108A1FCB" w:rsidP="108A1FCB" w:rsidRDefault="108A1FCB" w14:paraId="4388A555" w14:textId="39A5F62E">
      <w:pPr>
        <w:ind w:left="720"/>
      </w:pPr>
    </w:p>
    <w:p w:rsidR="22953387" w:rsidP="70B09E21" w:rsidRDefault="22953387" w14:paraId="6E562634" w14:textId="0BC825F9">
      <w:pPr>
        <w:pStyle w:val="subtopic"/>
        <w:rPr>
          <w:i w:val="0"/>
          <w:iCs w:val="0"/>
          <w:sz w:val="32"/>
          <w:szCs w:val="32"/>
        </w:rPr>
      </w:pPr>
      <w:r w:rsidRPr="70B09E21">
        <w:rPr>
          <w:i w:val="0"/>
          <w:iCs w:val="0"/>
          <w:sz w:val="32"/>
          <w:szCs w:val="32"/>
        </w:rPr>
        <w:t xml:space="preserve">Second Reflection </w:t>
      </w:r>
    </w:p>
    <w:p w:rsidR="42167FC4" w:rsidP="70B09E21" w:rsidRDefault="42167FC4" w14:paraId="2541C44D" w14:textId="467E8BC3">
      <w:pPr>
        <w:ind w:left="720"/>
        <w:rPr>
          <w:color w:val="000000" w:themeColor="text1"/>
        </w:rPr>
      </w:pPr>
      <w:r w:rsidRPr="62BDAA2C" w:rsidR="42167FC4">
        <w:rPr>
          <w:color w:val="000000" w:themeColor="text1" w:themeTint="FF" w:themeShade="FF"/>
        </w:rPr>
        <w:t xml:space="preserve">The second year of the Computer Science program taught me a lot about software development methodologies. In Web Programming V, we used Azure DevOps and sprints to create a web application that </w:t>
      </w:r>
      <w:r w:rsidRPr="62BDAA2C" w:rsidR="42167FC4">
        <w:rPr>
          <w:color w:val="000000" w:themeColor="text1" w:themeTint="FF" w:themeShade="FF"/>
        </w:rPr>
        <w:t>utilized</w:t>
      </w:r>
      <w:r w:rsidRPr="62BDAA2C" w:rsidR="42167FC4">
        <w:rPr>
          <w:color w:val="000000" w:themeColor="text1" w:themeTint="FF" w:themeShade="FF"/>
        </w:rPr>
        <w:t xml:space="preserve"> </w:t>
      </w:r>
      <w:r w:rsidRPr="62BDAA2C" w:rsidR="002474D0">
        <w:rPr>
          <w:color w:val="000000" w:themeColor="text1" w:themeTint="FF" w:themeShade="FF"/>
        </w:rPr>
        <w:t>a</w:t>
      </w:r>
      <w:r w:rsidRPr="62BDAA2C" w:rsidR="002474D0">
        <w:rPr>
          <w:color w:val="000000" w:themeColor="text1" w:themeTint="FF" w:themeShade="FF"/>
        </w:rPr>
        <w:t xml:space="preserve"> </w:t>
      </w:r>
      <w:r w:rsidRPr="62BDAA2C" w:rsidR="42167FC4">
        <w:rPr>
          <w:color w:val="000000" w:themeColor="text1" w:themeTint="FF" w:themeShade="FF"/>
        </w:rPr>
        <w:t xml:space="preserve">SQL Server Database. The project was a group assignment, and my group and I worked hard on it. We tried to adhere to all that we learned about the </w:t>
      </w:r>
      <w:r w:rsidRPr="62BDAA2C" w:rsidR="42167FC4">
        <w:rPr>
          <w:color w:val="000000" w:themeColor="text1" w:themeTint="FF" w:themeShade="FF"/>
        </w:rPr>
        <w:t>methodology</w:t>
      </w:r>
      <w:r w:rsidRPr="62BDAA2C" w:rsidR="42167FC4">
        <w:rPr>
          <w:color w:val="000000" w:themeColor="text1" w:themeTint="FF" w:themeShade="FF"/>
        </w:rPr>
        <w:t xml:space="preserve"> in Systems Analysis, but sometimes we did some inefficient things that caused issues. Some of the issues were from Git and Azure itself, while others were programming issues that were a bit more complex to solve. I always tried to </w:t>
      </w:r>
      <w:r w:rsidRPr="62BDAA2C" w:rsidR="42167FC4">
        <w:rPr>
          <w:color w:val="000000" w:themeColor="text1" w:themeTint="FF" w:themeShade="FF"/>
        </w:rPr>
        <w:t>assist</w:t>
      </w:r>
      <w:r w:rsidRPr="62BDAA2C" w:rsidR="42167FC4">
        <w:rPr>
          <w:color w:val="000000" w:themeColor="text1" w:themeTint="FF" w:themeShade="FF"/>
        </w:rPr>
        <w:t xml:space="preserve"> my team with any problems they were facing so that by the end, we would all have our </w:t>
      </w:r>
      <w:r w:rsidRPr="62BDAA2C" w:rsidR="42167FC4">
        <w:rPr>
          <w:color w:val="000000" w:themeColor="text1" w:themeTint="FF" w:themeShade="FF"/>
        </w:rPr>
        <w:t>portion</w:t>
      </w:r>
      <w:r w:rsidRPr="62BDAA2C" w:rsidR="42167FC4">
        <w:rPr>
          <w:color w:val="000000" w:themeColor="text1" w:themeTint="FF" w:themeShade="FF"/>
        </w:rPr>
        <w:t xml:space="preserve"> of work completed. The assignment was divided into two sprints (it was divided into two parts), with each sprint lasting two weeks. Ideally, we would be halfway done after the first sprint, but this did not happen. We ended up falling a bit behind, so we added the remaining work to our backlog and continued working on it in the next sprint. We managed to finish just in time, with 95% of the functionality in place</w:t>
      </w:r>
      <w:r w:rsidRPr="62BDAA2C" w:rsidR="42167FC4">
        <w:rPr>
          <w:color w:val="000000" w:themeColor="text1" w:themeTint="FF" w:themeShade="FF"/>
        </w:rPr>
        <w:t xml:space="preserve">.  </w:t>
      </w:r>
    </w:p>
    <w:p w:rsidR="42167FC4" w:rsidP="70B09E21" w:rsidRDefault="42167FC4" w14:paraId="1DD04B90" w14:textId="7D878C60">
      <w:pPr>
        <w:ind w:left="720"/>
      </w:pPr>
      <w:r w:rsidRPr="70B09E21">
        <w:rPr>
          <w:color w:val="000000" w:themeColor="text1"/>
        </w:rPr>
        <w:t>Working with classmates on a team project has allowed me to become more comfortable with working in teams, as I always loved working on my own. My groupmates were very friendly and understanding, and I strived to reciprocate that same friendliness and understanding. In a future workplace setting, I believe I will be comfortable working with a diverse range of people, possibly even ones I do not particularly like. They may not even use Azure DevOps or sprints, but I am a quick learner, and I know that I will be able to pick up on any new things. I am confident that I will be a valuable member of their project team.</w:t>
      </w:r>
    </w:p>
    <w:sectPr w:rsidR="42167FC4">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C" w:author="Marissa Cleroux" w:date="2024-04-16T17:46:00Z" w:id="11">
    <w:p w:rsidR="00E43ECD" w:rsidP="00E43ECD" w:rsidRDefault="00E43ECD" w14:paraId="531E458C" w14:textId="77777777">
      <w:pPr>
        <w:pStyle w:val="CommentText"/>
      </w:pPr>
      <w:r>
        <w:rPr>
          <w:rStyle w:val="CommentReference"/>
        </w:rPr>
        <w:annotationRef/>
      </w:r>
      <w:r>
        <w:rPr>
          <w:lang w:val="en-CA"/>
        </w:rPr>
        <w:t>Should have something from Systems since it is mentioned in reflection</w:t>
      </w:r>
    </w:p>
  </w:comment>
</w:comments>
</file>

<file path=word/commentsExtended.xml><?xml version="1.0" encoding="utf-8"?>
<w15:commentsEx xmlns:mc="http://schemas.openxmlformats.org/markup-compatibility/2006" xmlns:w15="http://schemas.microsoft.com/office/word/2012/wordml" mc:Ignorable="w15">
  <w15:commentEx w15:done="1" w15:paraId="531E458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C65129F" w16cex:dateUtc="2024-04-16T21:46:00Z"/>
</w16cex:commentsExtensible>
</file>

<file path=word/commentsIds.xml><?xml version="1.0" encoding="utf-8"?>
<w16cid:commentsIds xmlns:mc="http://schemas.openxmlformats.org/markup-compatibility/2006" xmlns:w16cid="http://schemas.microsoft.com/office/word/2016/wordml/cid" mc:Ignorable="w16cid">
  <w16cid:commentId w16cid:paraId="531E458C" w16cid:durableId="3C6512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o3Vx7mnn" int2:invalidationBookmarkName="" int2:hashCode="KA8UrMW1srAIge" int2:id="mBTqPK10">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10D4F"/>
    <w:multiLevelType w:val="hybridMultilevel"/>
    <w:tmpl w:val="EA4E5978"/>
    <w:lvl w:ilvl="0" w:tplc="A74A5C18">
      <w:start w:val="1"/>
      <w:numFmt w:val="bullet"/>
      <w:lvlText w:val=""/>
      <w:lvlJc w:val="left"/>
      <w:pPr>
        <w:ind w:left="720" w:hanging="360"/>
      </w:pPr>
      <w:rPr>
        <w:rFonts w:hint="default" w:ascii="Symbol" w:hAnsi="Symbol"/>
      </w:rPr>
    </w:lvl>
    <w:lvl w:ilvl="1" w:tplc="61D20E6A">
      <w:start w:val="1"/>
      <w:numFmt w:val="bullet"/>
      <w:lvlText w:val="o"/>
      <w:lvlJc w:val="left"/>
      <w:pPr>
        <w:ind w:left="1440" w:hanging="360"/>
      </w:pPr>
      <w:rPr>
        <w:rFonts w:hint="default" w:ascii="Courier New" w:hAnsi="Courier New"/>
      </w:rPr>
    </w:lvl>
    <w:lvl w:ilvl="2" w:tplc="4DC85996">
      <w:start w:val="1"/>
      <w:numFmt w:val="bullet"/>
      <w:lvlText w:val=""/>
      <w:lvlJc w:val="left"/>
      <w:pPr>
        <w:ind w:left="2160" w:hanging="360"/>
      </w:pPr>
      <w:rPr>
        <w:rFonts w:hint="default" w:ascii="Wingdings" w:hAnsi="Wingdings"/>
      </w:rPr>
    </w:lvl>
    <w:lvl w:ilvl="3" w:tplc="67105EE8">
      <w:start w:val="1"/>
      <w:numFmt w:val="bullet"/>
      <w:lvlText w:val=""/>
      <w:lvlJc w:val="left"/>
      <w:pPr>
        <w:ind w:left="2880" w:hanging="360"/>
      </w:pPr>
      <w:rPr>
        <w:rFonts w:hint="default" w:ascii="Symbol" w:hAnsi="Symbol"/>
      </w:rPr>
    </w:lvl>
    <w:lvl w:ilvl="4" w:tplc="89285930">
      <w:start w:val="1"/>
      <w:numFmt w:val="bullet"/>
      <w:lvlText w:val="o"/>
      <w:lvlJc w:val="left"/>
      <w:pPr>
        <w:ind w:left="3600" w:hanging="360"/>
      </w:pPr>
      <w:rPr>
        <w:rFonts w:hint="default" w:ascii="Courier New" w:hAnsi="Courier New"/>
      </w:rPr>
    </w:lvl>
    <w:lvl w:ilvl="5" w:tplc="1400A9CA">
      <w:start w:val="1"/>
      <w:numFmt w:val="bullet"/>
      <w:lvlText w:val=""/>
      <w:lvlJc w:val="left"/>
      <w:pPr>
        <w:ind w:left="4320" w:hanging="360"/>
      </w:pPr>
      <w:rPr>
        <w:rFonts w:hint="default" w:ascii="Wingdings" w:hAnsi="Wingdings"/>
      </w:rPr>
    </w:lvl>
    <w:lvl w:ilvl="6" w:tplc="1BC0D898">
      <w:start w:val="1"/>
      <w:numFmt w:val="bullet"/>
      <w:lvlText w:val=""/>
      <w:lvlJc w:val="left"/>
      <w:pPr>
        <w:ind w:left="5040" w:hanging="360"/>
      </w:pPr>
      <w:rPr>
        <w:rFonts w:hint="default" w:ascii="Symbol" w:hAnsi="Symbol"/>
      </w:rPr>
    </w:lvl>
    <w:lvl w:ilvl="7" w:tplc="E0F6D67A">
      <w:start w:val="1"/>
      <w:numFmt w:val="bullet"/>
      <w:lvlText w:val="o"/>
      <w:lvlJc w:val="left"/>
      <w:pPr>
        <w:ind w:left="5760" w:hanging="360"/>
      </w:pPr>
      <w:rPr>
        <w:rFonts w:hint="default" w:ascii="Courier New" w:hAnsi="Courier New"/>
      </w:rPr>
    </w:lvl>
    <w:lvl w:ilvl="8" w:tplc="7F58EE40">
      <w:start w:val="1"/>
      <w:numFmt w:val="bullet"/>
      <w:lvlText w:val=""/>
      <w:lvlJc w:val="left"/>
      <w:pPr>
        <w:ind w:left="6480" w:hanging="360"/>
      </w:pPr>
      <w:rPr>
        <w:rFonts w:hint="default" w:ascii="Wingdings" w:hAnsi="Wingdings"/>
      </w:rPr>
    </w:lvl>
  </w:abstractNum>
  <w:abstractNum w:abstractNumId="1" w15:restartNumberingAfterBreak="0">
    <w:nsid w:val="173665FE"/>
    <w:multiLevelType w:val="hybridMultilevel"/>
    <w:tmpl w:val="FE469244"/>
    <w:lvl w:ilvl="0" w:tplc="AE265956">
      <w:start w:val="1"/>
      <w:numFmt w:val="bullet"/>
      <w:lvlText w:val=""/>
      <w:lvlJc w:val="left"/>
      <w:pPr>
        <w:ind w:left="720" w:hanging="360"/>
      </w:pPr>
      <w:rPr>
        <w:rFonts w:hint="default" w:ascii="Symbol" w:hAnsi="Symbol"/>
      </w:rPr>
    </w:lvl>
    <w:lvl w:ilvl="1" w:tplc="BBE00AA8">
      <w:start w:val="1"/>
      <w:numFmt w:val="bullet"/>
      <w:lvlText w:val="o"/>
      <w:lvlJc w:val="left"/>
      <w:pPr>
        <w:ind w:left="1440" w:hanging="360"/>
      </w:pPr>
      <w:rPr>
        <w:rFonts w:hint="default" w:ascii="Courier New" w:hAnsi="Courier New"/>
      </w:rPr>
    </w:lvl>
    <w:lvl w:ilvl="2" w:tplc="4D5E92FC">
      <w:start w:val="1"/>
      <w:numFmt w:val="bullet"/>
      <w:lvlText w:val=""/>
      <w:lvlJc w:val="left"/>
      <w:pPr>
        <w:ind w:left="2160" w:hanging="360"/>
      </w:pPr>
      <w:rPr>
        <w:rFonts w:hint="default" w:ascii="Wingdings" w:hAnsi="Wingdings"/>
      </w:rPr>
    </w:lvl>
    <w:lvl w:ilvl="3" w:tplc="55143CEC">
      <w:start w:val="1"/>
      <w:numFmt w:val="bullet"/>
      <w:lvlText w:val=""/>
      <w:lvlJc w:val="left"/>
      <w:pPr>
        <w:ind w:left="2880" w:hanging="360"/>
      </w:pPr>
      <w:rPr>
        <w:rFonts w:hint="default" w:ascii="Symbol" w:hAnsi="Symbol"/>
      </w:rPr>
    </w:lvl>
    <w:lvl w:ilvl="4" w:tplc="BB9CC9C6">
      <w:start w:val="1"/>
      <w:numFmt w:val="bullet"/>
      <w:lvlText w:val="o"/>
      <w:lvlJc w:val="left"/>
      <w:pPr>
        <w:ind w:left="3600" w:hanging="360"/>
      </w:pPr>
      <w:rPr>
        <w:rFonts w:hint="default" w:ascii="Courier New" w:hAnsi="Courier New"/>
      </w:rPr>
    </w:lvl>
    <w:lvl w:ilvl="5" w:tplc="38D2333E">
      <w:start w:val="1"/>
      <w:numFmt w:val="bullet"/>
      <w:lvlText w:val=""/>
      <w:lvlJc w:val="left"/>
      <w:pPr>
        <w:ind w:left="4320" w:hanging="360"/>
      </w:pPr>
      <w:rPr>
        <w:rFonts w:hint="default" w:ascii="Wingdings" w:hAnsi="Wingdings"/>
      </w:rPr>
    </w:lvl>
    <w:lvl w:ilvl="6" w:tplc="60868E6C">
      <w:start w:val="1"/>
      <w:numFmt w:val="bullet"/>
      <w:lvlText w:val=""/>
      <w:lvlJc w:val="left"/>
      <w:pPr>
        <w:ind w:left="5040" w:hanging="360"/>
      </w:pPr>
      <w:rPr>
        <w:rFonts w:hint="default" w:ascii="Symbol" w:hAnsi="Symbol"/>
      </w:rPr>
    </w:lvl>
    <w:lvl w:ilvl="7" w:tplc="49A245A2">
      <w:start w:val="1"/>
      <w:numFmt w:val="bullet"/>
      <w:lvlText w:val="o"/>
      <w:lvlJc w:val="left"/>
      <w:pPr>
        <w:ind w:left="5760" w:hanging="360"/>
      </w:pPr>
      <w:rPr>
        <w:rFonts w:hint="default" w:ascii="Courier New" w:hAnsi="Courier New"/>
      </w:rPr>
    </w:lvl>
    <w:lvl w:ilvl="8" w:tplc="C0FC1CCC">
      <w:start w:val="1"/>
      <w:numFmt w:val="bullet"/>
      <w:lvlText w:val=""/>
      <w:lvlJc w:val="left"/>
      <w:pPr>
        <w:ind w:left="6480" w:hanging="360"/>
      </w:pPr>
      <w:rPr>
        <w:rFonts w:hint="default" w:ascii="Wingdings" w:hAnsi="Wingdings"/>
      </w:rPr>
    </w:lvl>
  </w:abstractNum>
  <w:abstractNum w:abstractNumId="2" w15:restartNumberingAfterBreak="0">
    <w:nsid w:val="2C4A60D5"/>
    <w:multiLevelType w:val="hybridMultilevel"/>
    <w:tmpl w:val="C794EEBC"/>
    <w:lvl w:ilvl="0" w:tplc="6360C792">
      <w:start w:val="1"/>
      <w:numFmt w:val="bullet"/>
      <w:lvlText w:val=""/>
      <w:lvlJc w:val="left"/>
      <w:pPr>
        <w:ind w:left="720" w:hanging="360"/>
      </w:pPr>
      <w:rPr>
        <w:rFonts w:hint="default" w:ascii="Symbol" w:hAnsi="Symbol"/>
      </w:rPr>
    </w:lvl>
    <w:lvl w:ilvl="1" w:tplc="D5B41CEC">
      <w:start w:val="1"/>
      <w:numFmt w:val="bullet"/>
      <w:lvlText w:val="o"/>
      <w:lvlJc w:val="left"/>
      <w:pPr>
        <w:ind w:left="1440" w:hanging="360"/>
      </w:pPr>
      <w:rPr>
        <w:rFonts w:hint="default" w:ascii="Courier New" w:hAnsi="Courier New"/>
      </w:rPr>
    </w:lvl>
    <w:lvl w:ilvl="2" w:tplc="CBCE39D2">
      <w:start w:val="1"/>
      <w:numFmt w:val="bullet"/>
      <w:lvlText w:val=""/>
      <w:lvlJc w:val="left"/>
      <w:pPr>
        <w:ind w:left="2160" w:hanging="360"/>
      </w:pPr>
      <w:rPr>
        <w:rFonts w:hint="default" w:ascii="Wingdings" w:hAnsi="Wingdings"/>
      </w:rPr>
    </w:lvl>
    <w:lvl w:ilvl="3" w:tplc="7DF0F13E">
      <w:start w:val="1"/>
      <w:numFmt w:val="bullet"/>
      <w:lvlText w:val=""/>
      <w:lvlJc w:val="left"/>
      <w:pPr>
        <w:ind w:left="2880" w:hanging="360"/>
      </w:pPr>
      <w:rPr>
        <w:rFonts w:hint="default" w:ascii="Symbol" w:hAnsi="Symbol"/>
      </w:rPr>
    </w:lvl>
    <w:lvl w:ilvl="4" w:tplc="8B06051C">
      <w:start w:val="1"/>
      <w:numFmt w:val="bullet"/>
      <w:lvlText w:val="o"/>
      <w:lvlJc w:val="left"/>
      <w:pPr>
        <w:ind w:left="3600" w:hanging="360"/>
      </w:pPr>
      <w:rPr>
        <w:rFonts w:hint="default" w:ascii="Courier New" w:hAnsi="Courier New"/>
      </w:rPr>
    </w:lvl>
    <w:lvl w:ilvl="5" w:tplc="3BB4C2FA">
      <w:start w:val="1"/>
      <w:numFmt w:val="bullet"/>
      <w:lvlText w:val=""/>
      <w:lvlJc w:val="left"/>
      <w:pPr>
        <w:ind w:left="4320" w:hanging="360"/>
      </w:pPr>
      <w:rPr>
        <w:rFonts w:hint="default" w:ascii="Wingdings" w:hAnsi="Wingdings"/>
      </w:rPr>
    </w:lvl>
    <w:lvl w:ilvl="6" w:tplc="6AA0EE2E">
      <w:start w:val="1"/>
      <w:numFmt w:val="bullet"/>
      <w:lvlText w:val=""/>
      <w:lvlJc w:val="left"/>
      <w:pPr>
        <w:ind w:left="5040" w:hanging="360"/>
      </w:pPr>
      <w:rPr>
        <w:rFonts w:hint="default" w:ascii="Symbol" w:hAnsi="Symbol"/>
      </w:rPr>
    </w:lvl>
    <w:lvl w:ilvl="7" w:tplc="E07EE3D4">
      <w:start w:val="1"/>
      <w:numFmt w:val="bullet"/>
      <w:lvlText w:val="o"/>
      <w:lvlJc w:val="left"/>
      <w:pPr>
        <w:ind w:left="5760" w:hanging="360"/>
      </w:pPr>
      <w:rPr>
        <w:rFonts w:hint="default" w:ascii="Courier New" w:hAnsi="Courier New"/>
      </w:rPr>
    </w:lvl>
    <w:lvl w:ilvl="8" w:tplc="F90259AC">
      <w:start w:val="1"/>
      <w:numFmt w:val="bullet"/>
      <w:lvlText w:val=""/>
      <w:lvlJc w:val="left"/>
      <w:pPr>
        <w:ind w:left="6480" w:hanging="360"/>
      </w:pPr>
      <w:rPr>
        <w:rFonts w:hint="default" w:ascii="Wingdings" w:hAnsi="Wingdings"/>
      </w:rPr>
    </w:lvl>
  </w:abstractNum>
  <w:abstractNum w:abstractNumId="3" w15:restartNumberingAfterBreak="0">
    <w:nsid w:val="3FD74111"/>
    <w:multiLevelType w:val="hybridMultilevel"/>
    <w:tmpl w:val="A2EE19AA"/>
    <w:lvl w:ilvl="0" w:tplc="FE9AE81A">
      <w:start w:val="1"/>
      <w:numFmt w:val="bullet"/>
      <w:lvlText w:val=""/>
      <w:lvlJc w:val="left"/>
      <w:pPr>
        <w:ind w:left="720" w:hanging="360"/>
      </w:pPr>
      <w:rPr>
        <w:rFonts w:hint="default" w:ascii="Symbol" w:hAnsi="Symbol"/>
      </w:rPr>
    </w:lvl>
    <w:lvl w:ilvl="1" w:tplc="C7520852">
      <w:start w:val="1"/>
      <w:numFmt w:val="bullet"/>
      <w:lvlText w:val="o"/>
      <w:lvlJc w:val="left"/>
      <w:pPr>
        <w:ind w:left="1440" w:hanging="360"/>
      </w:pPr>
      <w:rPr>
        <w:rFonts w:hint="default" w:ascii="Courier New" w:hAnsi="Courier New"/>
      </w:rPr>
    </w:lvl>
    <w:lvl w:ilvl="2" w:tplc="91B40FF8">
      <w:start w:val="1"/>
      <w:numFmt w:val="bullet"/>
      <w:lvlText w:val=""/>
      <w:lvlJc w:val="left"/>
      <w:pPr>
        <w:ind w:left="2160" w:hanging="360"/>
      </w:pPr>
      <w:rPr>
        <w:rFonts w:hint="default" w:ascii="Wingdings" w:hAnsi="Wingdings"/>
      </w:rPr>
    </w:lvl>
    <w:lvl w:ilvl="3" w:tplc="23F83AB0">
      <w:start w:val="1"/>
      <w:numFmt w:val="bullet"/>
      <w:lvlText w:val=""/>
      <w:lvlJc w:val="left"/>
      <w:pPr>
        <w:ind w:left="2880" w:hanging="360"/>
      </w:pPr>
      <w:rPr>
        <w:rFonts w:hint="default" w:ascii="Symbol" w:hAnsi="Symbol"/>
      </w:rPr>
    </w:lvl>
    <w:lvl w:ilvl="4" w:tplc="D7E4E2B2">
      <w:start w:val="1"/>
      <w:numFmt w:val="bullet"/>
      <w:lvlText w:val="o"/>
      <w:lvlJc w:val="left"/>
      <w:pPr>
        <w:ind w:left="3600" w:hanging="360"/>
      </w:pPr>
      <w:rPr>
        <w:rFonts w:hint="default" w:ascii="Courier New" w:hAnsi="Courier New"/>
      </w:rPr>
    </w:lvl>
    <w:lvl w:ilvl="5" w:tplc="5930E616">
      <w:start w:val="1"/>
      <w:numFmt w:val="bullet"/>
      <w:lvlText w:val=""/>
      <w:lvlJc w:val="left"/>
      <w:pPr>
        <w:ind w:left="4320" w:hanging="360"/>
      </w:pPr>
      <w:rPr>
        <w:rFonts w:hint="default" w:ascii="Wingdings" w:hAnsi="Wingdings"/>
      </w:rPr>
    </w:lvl>
    <w:lvl w:ilvl="6" w:tplc="7BCA7EA4">
      <w:start w:val="1"/>
      <w:numFmt w:val="bullet"/>
      <w:lvlText w:val=""/>
      <w:lvlJc w:val="left"/>
      <w:pPr>
        <w:ind w:left="5040" w:hanging="360"/>
      </w:pPr>
      <w:rPr>
        <w:rFonts w:hint="default" w:ascii="Symbol" w:hAnsi="Symbol"/>
      </w:rPr>
    </w:lvl>
    <w:lvl w:ilvl="7" w:tplc="EF82FA20">
      <w:start w:val="1"/>
      <w:numFmt w:val="bullet"/>
      <w:lvlText w:val="o"/>
      <w:lvlJc w:val="left"/>
      <w:pPr>
        <w:ind w:left="5760" w:hanging="360"/>
      </w:pPr>
      <w:rPr>
        <w:rFonts w:hint="default" w:ascii="Courier New" w:hAnsi="Courier New"/>
      </w:rPr>
    </w:lvl>
    <w:lvl w:ilvl="8" w:tplc="22B2655E">
      <w:start w:val="1"/>
      <w:numFmt w:val="bullet"/>
      <w:lvlText w:val=""/>
      <w:lvlJc w:val="left"/>
      <w:pPr>
        <w:ind w:left="6480" w:hanging="360"/>
      </w:pPr>
      <w:rPr>
        <w:rFonts w:hint="default" w:ascii="Wingdings" w:hAnsi="Wingdings"/>
      </w:rPr>
    </w:lvl>
  </w:abstractNum>
  <w:abstractNum w:abstractNumId="4" w15:restartNumberingAfterBreak="0">
    <w:nsid w:val="43C9D0A7"/>
    <w:multiLevelType w:val="hybridMultilevel"/>
    <w:tmpl w:val="F96E9716"/>
    <w:lvl w:ilvl="0" w:tplc="9C202292">
      <w:start w:val="1"/>
      <w:numFmt w:val="bullet"/>
      <w:lvlText w:val=""/>
      <w:lvlJc w:val="left"/>
      <w:pPr>
        <w:ind w:left="720" w:hanging="360"/>
      </w:pPr>
      <w:rPr>
        <w:rFonts w:hint="default" w:ascii="Symbol" w:hAnsi="Symbol"/>
      </w:rPr>
    </w:lvl>
    <w:lvl w:ilvl="1" w:tplc="7CF69176">
      <w:start w:val="1"/>
      <w:numFmt w:val="bullet"/>
      <w:lvlText w:val="o"/>
      <w:lvlJc w:val="left"/>
      <w:pPr>
        <w:ind w:left="1440" w:hanging="360"/>
      </w:pPr>
      <w:rPr>
        <w:rFonts w:hint="default" w:ascii="Courier New" w:hAnsi="Courier New"/>
      </w:rPr>
    </w:lvl>
    <w:lvl w:ilvl="2" w:tplc="D4869AF4">
      <w:start w:val="1"/>
      <w:numFmt w:val="bullet"/>
      <w:lvlText w:val=""/>
      <w:lvlJc w:val="left"/>
      <w:pPr>
        <w:ind w:left="2160" w:hanging="360"/>
      </w:pPr>
      <w:rPr>
        <w:rFonts w:hint="default" w:ascii="Wingdings" w:hAnsi="Wingdings"/>
      </w:rPr>
    </w:lvl>
    <w:lvl w:ilvl="3" w:tplc="10980B40">
      <w:start w:val="1"/>
      <w:numFmt w:val="bullet"/>
      <w:lvlText w:val=""/>
      <w:lvlJc w:val="left"/>
      <w:pPr>
        <w:ind w:left="2880" w:hanging="360"/>
      </w:pPr>
      <w:rPr>
        <w:rFonts w:hint="default" w:ascii="Symbol" w:hAnsi="Symbol"/>
      </w:rPr>
    </w:lvl>
    <w:lvl w:ilvl="4" w:tplc="D808680A">
      <w:start w:val="1"/>
      <w:numFmt w:val="bullet"/>
      <w:lvlText w:val="o"/>
      <w:lvlJc w:val="left"/>
      <w:pPr>
        <w:ind w:left="3600" w:hanging="360"/>
      </w:pPr>
      <w:rPr>
        <w:rFonts w:hint="default" w:ascii="Courier New" w:hAnsi="Courier New"/>
      </w:rPr>
    </w:lvl>
    <w:lvl w:ilvl="5" w:tplc="B45E1C24">
      <w:start w:val="1"/>
      <w:numFmt w:val="bullet"/>
      <w:lvlText w:val=""/>
      <w:lvlJc w:val="left"/>
      <w:pPr>
        <w:ind w:left="4320" w:hanging="360"/>
      </w:pPr>
      <w:rPr>
        <w:rFonts w:hint="default" w:ascii="Wingdings" w:hAnsi="Wingdings"/>
      </w:rPr>
    </w:lvl>
    <w:lvl w:ilvl="6" w:tplc="DE3A116E">
      <w:start w:val="1"/>
      <w:numFmt w:val="bullet"/>
      <w:lvlText w:val=""/>
      <w:lvlJc w:val="left"/>
      <w:pPr>
        <w:ind w:left="5040" w:hanging="360"/>
      </w:pPr>
      <w:rPr>
        <w:rFonts w:hint="default" w:ascii="Symbol" w:hAnsi="Symbol"/>
      </w:rPr>
    </w:lvl>
    <w:lvl w:ilvl="7" w:tplc="14E02A5C">
      <w:start w:val="1"/>
      <w:numFmt w:val="bullet"/>
      <w:lvlText w:val="o"/>
      <w:lvlJc w:val="left"/>
      <w:pPr>
        <w:ind w:left="5760" w:hanging="360"/>
      </w:pPr>
      <w:rPr>
        <w:rFonts w:hint="default" w:ascii="Courier New" w:hAnsi="Courier New"/>
      </w:rPr>
    </w:lvl>
    <w:lvl w:ilvl="8" w:tplc="7C02B9FE">
      <w:start w:val="1"/>
      <w:numFmt w:val="bullet"/>
      <w:lvlText w:val=""/>
      <w:lvlJc w:val="left"/>
      <w:pPr>
        <w:ind w:left="6480" w:hanging="360"/>
      </w:pPr>
      <w:rPr>
        <w:rFonts w:hint="default" w:ascii="Wingdings" w:hAnsi="Wingdings"/>
      </w:rPr>
    </w:lvl>
  </w:abstractNum>
  <w:abstractNum w:abstractNumId="5" w15:restartNumberingAfterBreak="0">
    <w:nsid w:val="566647D6"/>
    <w:multiLevelType w:val="hybridMultilevel"/>
    <w:tmpl w:val="5D841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5781433">
    <w:abstractNumId w:val="0"/>
  </w:num>
  <w:num w:numId="2" w16cid:durableId="1935506566">
    <w:abstractNumId w:val="2"/>
  </w:num>
  <w:num w:numId="3" w16cid:durableId="1423335545">
    <w:abstractNumId w:val="3"/>
  </w:num>
  <w:num w:numId="4" w16cid:durableId="2036224102">
    <w:abstractNumId w:val="1"/>
  </w:num>
  <w:num w:numId="5" w16cid:durableId="257181340">
    <w:abstractNumId w:val="4"/>
  </w:num>
  <w:num w:numId="6" w16cid:durableId="930634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ssa Cleroux">
    <w15:presenceInfo w15:providerId="AD" w15:userId="S::MCleroux@cegep-heritage.qc.ca::7541dfa7-0eb8-4d01-83be-0064c072b9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80"/>
    <w:rsid w:val="00065F43"/>
    <w:rsid w:val="000C18BF"/>
    <w:rsid w:val="000D0B6A"/>
    <w:rsid w:val="000F4A5B"/>
    <w:rsid w:val="001301C7"/>
    <w:rsid w:val="001460E3"/>
    <w:rsid w:val="001B7BE2"/>
    <w:rsid w:val="001D1DDB"/>
    <w:rsid w:val="001F166A"/>
    <w:rsid w:val="002474D0"/>
    <w:rsid w:val="002D2F29"/>
    <w:rsid w:val="003018C4"/>
    <w:rsid w:val="00324DB6"/>
    <w:rsid w:val="003605E0"/>
    <w:rsid w:val="003664DA"/>
    <w:rsid w:val="00377E05"/>
    <w:rsid w:val="003A7551"/>
    <w:rsid w:val="00407205"/>
    <w:rsid w:val="00452F50"/>
    <w:rsid w:val="004911B1"/>
    <w:rsid w:val="004A203A"/>
    <w:rsid w:val="004B461F"/>
    <w:rsid w:val="004B5222"/>
    <w:rsid w:val="004C1A13"/>
    <w:rsid w:val="00521F61"/>
    <w:rsid w:val="00567F2C"/>
    <w:rsid w:val="005719B5"/>
    <w:rsid w:val="00580BF4"/>
    <w:rsid w:val="005F78B2"/>
    <w:rsid w:val="006476FE"/>
    <w:rsid w:val="006C09D9"/>
    <w:rsid w:val="00734EF3"/>
    <w:rsid w:val="00737185"/>
    <w:rsid w:val="00742BDC"/>
    <w:rsid w:val="00745DED"/>
    <w:rsid w:val="00777C12"/>
    <w:rsid w:val="00795FF9"/>
    <w:rsid w:val="007B7686"/>
    <w:rsid w:val="007D02B3"/>
    <w:rsid w:val="00826EDC"/>
    <w:rsid w:val="00852C55"/>
    <w:rsid w:val="00875883"/>
    <w:rsid w:val="008A7546"/>
    <w:rsid w:val="008C2480"/>
    <w:rsid w:val="008F46D8"/>
    <w:rsid w:val="00910D5E"/>
    <w:rsid w:val="00945832"/>
    <w:rsid w:val="0096261C"/>
    <w:rsid w:val="00963992"/>
    <w:rsid w:val="009645D1"/>
    <w:rsid w:val="00977506"/>
    <w:rsid w:val="009916D4"/>
    <w:rsid w:val="00992904"/>
    <w:rsid w:val="00996638"/>
    <w:rsid w:val="009A1B5F"/>
    <w:rsid w:val="009B7160"/>
    <w:rsid w:val="00A12677"/>
    <w:rsid w:val="00A664AE"/>
    <w:rsid w:val="00A76F32"/>
    <w:rsid w:val="00A8657E"/>
    <w:rsid w:val="00AA68C2"/>
    <w:rsid w:val="00B75FB3"/>
    <w:rsid w:val="00BF79E6"/>
    <w:rsid w:val="00C12F00"/>
    <w:rsid w:val="00C17CE8"/>
    <w:rsid w:val="00C70B8E"/>
    <w:rsid w:val="00CA2141"/>
    <w:rsid w:val="00CA49DB"/>
    <w:rsid w:val="00CC2CFB"/>
    <w:rsid w:val="00CF13EB"/>
    <w:rsid w:val="00D15C1F"/>
    <w:rsid w:val="00D40A58"/>
    <w:rsid w:val="00D85859"/>
    <w:rsid w:val="00DB73F0"/>
    <w:rsid w:val="00DF4FD3"/>
    <w:rsid w:val="00E43ECD"/>
    <w:rsid w:val="00E73696"/>
    <w:rsid w:val="00EA14C3"/>
    <w:rsid w:val="00EA471C"/>
    <w:rsid w:val="00EA76AD"/>
    <w:rsid w:val="00EC3DDA"/>
    <w:rsid w:val="00EC3FCC"/>
    <w:rsid w:val="00EE3DDC"/>
    <w:rsid w:val="00EE5BE1"/>
    <w:rsid w:val="00F95B78"/>
    <w:rsid w:val="00FB128C"/>
    <w:rsid w:val="00FC177E"/>
    <w:rsid w:val="00FD62A4"/>
    <w:rsid w:val="034781E6"/>
    <w:rsid w:val="07A9185E"/>
    <w:rsid w:val="0B8B82C3"/>
    <w:rsid w:val="108A1FCB"/>
    <w:rsid w:val="13998868"/>
    <w:rsid w:val="186CF98B"/>
    <w:rsid w:val="1A08C9EC"/>
    <w:rsid w:val="1CF34D1F"/>
    <w:rsid w:val="1E8109D7"/>
    <w:rsid w:val="208AD29A"/>
    <w:rsid w:val="22953387"/>
    <w:rsid w:val="24633D93"/>
    <w:rsid w:val="25C654B1"/>
    <w:rsid w:val="26B785A7"/>
    <w:rsid w:val="26EF3A7A"/>
    <w:rsid w:val="2CD08452"/>
    <w:rsid w:val="312C83BD"/>
    <w:rsid w:val="31F56F7E"/>
    <w:rsid w:val="34A06A92"/>
    <w:rsid w:val="3E4F3A5E"/>
    <w:rsid w:val="4034C7E0"/>
    <w:rsid w:val="42167FC4"/>
    <w:rsid w:val="4322AB81"/>
    <w:rsid w:val="436F87B7"/>
    <w:rsid w:val="4E184099"/>
    <w:rsid w:val="4FB410FA"/>
    <w:rsid w:val="50E76D0C"/>
    <w:rsid w:val="51498FAB"/>
    <w:rsid w:val="54CE3E79"/>
    <w:rsid w:val="566A0EDA"/>
    <w:rsid w:val="5805DF3B"/>
    <w:rsid w:val="5933B73A"/>
    <w:rsid w:val="5D24FE25"/>
    <w:rsid w:val="5DBA4C27"/>
    <w:rsid w:val="5FA2F8BE"/>
    <w:rsid w:val="60E25547"/>
    <w:rsid w:val="61057E5C"/>
    <w:rsid w:val="613EC91F"/>
    <w:rsid w:val="62A14EBD"/>
    <w:rsid w:val="62BDAA2C"/>
    <w:rsid w:val="63CF5C51"/>
    <w:rsid w:val="640E83EC"/>
    <w:rsid w:val="643D1F1E"/>
    <w:rsid w:val="647669E1"/>
    <w:rsid w:val="6578407D"/>
    <w:rsid w:val="66123A42"/>
    <w:rsid w:val="67AE0AA3"/>
    <w:rsid w:val="6BE78201"/>
    <w:rsid w:val="6E1CB4AF"/>
    <w:rsid w:val="6EDFF3C5"/>
    <w:rsid w:val="6FC10A0E"/>
    <w:rsid w:val="70B09E21"/>
    <w:rsid w:val="72F8AAD0"/>
    <w:rsid w:val="739F567D"/>
    <w:rsid w:val="77CC1BF3"/>
    <w:rsid w:val="78657E40"/>
    <w:rsid w:val="7A1DAA10"/>
    <w:rsid w:val="7FE2E4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CEF0E"/>
  <w15:chartTrackingRefBased/>
  <w15:docId w15:val="{85EE0211-0AF0-4B6F-B0B3-38321760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4EF3"/>
    <w:pPr>
      <w:spacing w:after="0" w:line="240" w:lineRule="auto"/>
    </w:pPr>
    <w:rPr>
      <w:rFonts w:ascii="Times New Roman" w:hAnsi="Times New Roman" w:eastAsia="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C18BF"/>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opic" w:customStyle="1">
    <w:name w:val="subtopic"/>
    <w:basedOn w:val="Heading1"/>
    <w:rsid w:val="000C18BF"/>
    <w:pPr>
      <w:keepLines w:val="0"/>
      <w:numPr>
        <w:ilvl w:val="12"/>
      </w:numPr>
    </w:pPr>
    <w:rPr>
      <w:rFonts w:ascii="Times New Roman" w:hAnsi="Times New Roman" w:eastAsia="Times New Roman" w:cs="Times New Roman"/>
      <w:b/>
      <w:i/>
      <w:iCs/>
      <w:color w:val="auto"/>
      <w:sz w:val="24"/>
      <w:szCs w:val="24"/>
    </w:rPr>
  </w:style>
  <w:style w:type="character" w:styleId="Heading1Char" w:customStyle="1">
    <w:name w:val="Heading 1 Char"/>
    <w:basedOn w:val="DefaultParagraphFont"/>
    <w:link w:val="Heading1"/>
    <w:uiPriority w:val="9"/>
    <w:rsid w:val="000C18BF"/>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rsid w:val="00734EF3"/>
    <w:pPr>
      <w:ind w:left="720"/>
      <w:contextualSpacing/>
    </w:pPr>
  </w:style>
  <w:style w:type="paragraph" w:styleId="objective" w:customStyle="1">
    <w:name w:val="objective"/>
    <w:basedOn w:val="Normal"/>
    <w:uiPriority w:val="1"/>
    <w:rsid w:val="108A1FCB"/>
    <w:pPr>
      <w:spacing w:before="120"/>
      <w:ind w:left="720"/>
    </w:pPr>
    <w:rPr>
      <w:lang w:val="en-CA"/>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3605E0"/>
    <w:pPr>
      <w:spacing w:after="0" w:line="240" w:lineRule="auto"/>
    </w:pPr>
    <w:rPr>
      <w:rFonts w:ascii="Times New Roman" w:hAnsi="Times New Roman" w:eastAsia="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E43ECD"/>
    <w:rPr>
      <w:sz w:val="16"/>
      <w:szCs w:val="16"/>
    </w:rPr>
  </w:style>
  <w:style w:type="paragraph" w:styleId="CommentText">
    <w:name w:val="annotation text"/>
    <w:basedOn w:val="Normal"/>
    <w:link w:val="CommentTextChar"/>
    <w:uiPriority w:val="99"/>
    <w:unhideWhenUsed/>
    <w:rsid w:val="00E43ECD"/>
    <w:rPr>
      <w:sz w:val="20"/>
      <w:szCs w:val="20"/>
    </w:rPr>
  </w:style>
  <w:style w:type="character" w:styleId="CommentTextChar" w:customStyle="1">
    <w:name w:val="Comment Text Char"/>
    <w:basedOn w:val="DefaultParagraphFont"/>
    <w:link w:val="CommentText"/>
    <w:uiPriority w:val="99"/>
    <w:rsid w:val="00E43ECD"/>
    <w:rPr>
      <w:rFonts w:ascii="Times New Roman" w:hAnsi="Times New Roman" w:eastAsia="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43ECD"/>
    <w:rPr>
      <w:b/>
      <w:bCs/>
    </w:rPr>
  </w:style>
  <w:style w:type="character" w:styleId="CommentSubjectChar" w:customStyle="1">
    <w:name w:val="Comment Subject Char"/>
    <w:basedOn w:val="CommentTextChar"/>
    <w:link w:val="CommentSubject"/>
    <w:uiPriority w:val="99"/>
    <w:semiHidden/>
    <w:rsid w:val="00E43ECD"/>
    <w:rPr>
      <w:rFonts w:ascii="Times New Roman" w:hAnsi="Times New Roman" w:eastAsia="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Batta, Gautam</dc:creator>
  <keywords/>
  <dc:description/>
  <lastModifiedBy>Batta, Gautam</lastModifiedBy>
  <revision>89</revision>
  <dcterms:created xsi:type="dcterms:W3CDTF">2024-04-10T17:25:00.0000000Z</dcterms:created>
  <dcterms:modified xsi:type="dcterms:W3CDTF">2024-04-29T19:27:47.9497968Z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668013592a3f5f52475fba70f17192f0d8d7dae5e23c2afd96cada379f201064</vt:lpwstr>
  </property>
</Properties>
</file>